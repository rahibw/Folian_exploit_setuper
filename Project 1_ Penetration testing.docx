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Review Questions</w:t>
            </w:r>
          </w:p>
        </w:tc>
      </w:tr>
    </w:tbl>
    <w:p w:rsidR="00000000" w:rsidDel="00000000" w:rsidP="00000000" w:rsidRDefault="00000000" w:rsidRPr="00000000" w14:paraId="00000004">
      <w:pPr>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Make a copy of this document before you begin. Place your answers below </w:t>
        <w:br w:type="textWrapping"/>
        <w:t xml:space="preserve">each question.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heading=h.gjdgxs" w:id="0"/>
      <w:bookmarkEnd w:id="0"/>
      <w:r w:rsidDel="00000000" w:rsidR="00000000" w:rsidRPr="00000000">
        <w:rPr>
          <w:rtl w:val="0"/>
        </w:rPr>
        <w:t xml:space="preserve">Day 1 Questions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bookmarkStart w:colFirst="0" w:colLast="0" w:name="_heading=h.30j0zll" w:id="1"/>
      <w:bookmarkEnd w:id="1"/>
      <w:r w:rsidDel="00000000" w:rsidR="00000000" w:rsidRPr="00000000">
        <w:rPr>
          <w:rtl w:val="0"/>
        </w:rPr>
        <w:t xml:space="preserve">General Questions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What option did you select for your domain (Azure free domain,  GoDaddy low-cost domain, Azure premium domain)?</w:t>
      </w:r>
    </w:p>
    <w:p w:rsidR="00000000" w:rsidDel="00000000" w:rsidP="00000000" w:rsidRDefault="00000000" w:rsidRPr="00000000" w14:paraId="0000000D">
      <w:pPr>
        <w:rPr/>
      </w:pPr>
      <w:r w:rsidDel="00000000" w:rsidR="00000000" w:rsidRPr="00000000">
        <w:rPr>
          <w:rtl w:val="0"/>
        </w:rPr>
      </w:r>
    </w:p>
    <w:tbl>
      <w:tblPr>
        <w:tblStyle w:val="Table2"/>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[Free]</w:t>
            </w:r>
          </w:p>
        </w:tc>
      </w:tr>
    </w:tbl>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What is your domain name?</w:t>
      </w:r>
    </w:p>
    <w:p w:rsidR="00000000" w:rsidDel="00000000" w:rsidP="00000000" w:rsidRDefault="00000000" w:rsidRPr="00000000" w14:paraId="00000011">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[https://rahibsecurity.azurewebsites.net/]</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heading=h.1fob9te" w:id="2"/>
      <w:bookmarkEnd w:id="2"/>
      <w:r w:rsidDel="00000000" w:rsidR="00000000" w:rsidRPr="00000000">
        <w:rPr>
          <w:rtl w:val="0"/>
        </w:rPr>
        <w:t xml:space="preserve">Networking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4"/>
        </w:numPr>
        <w:ind w:left="720" w:hanging="360"/>
        <w:rPr/>
      </w:pPr>
      <w:r w:rsidDel="00000000" w:rsidR="00000000" w:rsidRPr="00000000">
        <w:rPr>
          <w:rtl w:val="0"/>
        </w:rPr>
        <w:t xml:space="preserve">What is the IP address of your webpage?</w:t>
      </w:r>
    </w:p>
    <w:p w:rsidR="00000000" w:rsidDel="00000000" w:rsidP="00000000" w:rsidRDefault="00000000" w:rsidRPr="00000000" w14:paraId="00000017">
      <w:pPr>
        <w:rPr>
          <w:rFonts w:ascii="Courier New" w:cs="Courier New" w:eastAsia="Courier New" w:hAnsi="Courier New"/>
          <w:color w:val="24292f"/>
          <w:sz w:val="20"/>
          <w:szCs w:val="20"/>
        </w:rPr>
      </w:pPr>
      <w:r w:rsidDel="00000000" w:rsidR="00000000" w:rsidRPr="00000000">
        <w:rPr>
          <w:rtl w:val="0"/>
        </w:rPr>
      </w:r>
    </w:p>
    <w:tbl>
      <w:tblPr>
        <w:tblStyle w:val="Table4"/>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1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[20.37.196.202]</w:t>
            </w:r>
          </w:p>
        </w:tc>
      </w:tr>
    </w:tbl>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4"/>
        </w:numPr>
        <w:ind w:left="720" w:hanging="360"/>
        <w:rPr/>
      </w:pPr>
      <w:r w:rsidDel="00000000" w:rsidR="00000000" w:rsidRPr="00000000">
        <w:rPr>
          <w:rtl w:val="0"/>
        </w:rPr>
        <w:t xml:space="preserve">What is the location (city, state, country) of your IP address?</w:t>
      </w:r>
    </w:p>
    <w:p w:rsidR="00000000" w:rsidDel="00000000" w:rsidP="00000000" w:rsidRDefault="00000000" w:rsidRPr="00000000" w14:paraId="0000001B">
      <w:pPr>
        <w:rPr/>
      </w:pPr>
      <w:r w:rsidDel="00000000" w:rsidR="00000000" w:rsidRPr="00000000">
        <w:rPr>
          <w:rtl w:val="0"/>
        </w:rPr>
      </w:r>
    </w:p>
    <w:tbl>
      <w:tblPr>
        <w:tblStyle w:val="Table5"/>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1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[East australia]</w:t>
            </w:r>
          </w:p>
        </w:tc>
      </w:tr>
    </w:tbl>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720" w:hanging="360"/>
        <w:rPr/>
      </w:pPr>
      <w:r w:rsidDel="00000000" w:rsidR="00000000" w:rsidRPr="00000000">
        <w:rPr>
          <w:rtl w:val="0"/>
        </w:rPr>
        <w:t xml:space="preserve">Run a DNS lookup on your website. What does the NS record show?</w:t>
      </w:r>
    </w:p>
    <w:p w:rsidR="00000000" w:rsidDel="00000000" w:rsidP="00000000" w:rsidRDefault="00000000" w:rsidRPr="00000000" w14:paraId="0000001F">
      <w:pPr>
        <w:rPr/>
      </w:pPr>
      <w:r w:rsidDel="00000000" w:rsidR="00000000" w:rsidRPr="00000000">
        <w:rPr>
          <w:rtl w:val="0"/>
        </w:rPr>
      </w:r>
    </w:p>
    <w:tbl>
      <w:tblPr>
        <w:tblStyle w:val="Table6"/>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[waws-prod-sy3-069.sip.azurewebsites.windows.net]</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heading=h.3znysh7" w:id="3"/>
      <w:bookmarkEnd w:id="3"/>
      <w:r w:rsidDel="00000000" w:rsidR="00000000" w:rsidRPr="00000000">
        <w:rPr>
          <w:rtl w:val="0"/>
        </w:rPr>
        <w:t xml:space="preserve">Web Development Questions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When creating your web app, you selected a runtime stack.  What was it? Does it work on the front end or the back end? </w:t>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24292f"/>
          <w:sz w:val="20"/>
          <w:szCs w:val="20"/>
        </w:rPr>
      </w:pPr>
      <w:r w:rsidDel="00000000" w:rsidR="00000000" w:rsidRPr="00000000">
        <w:rPr>
          <w:rtl w:val="0"/>
        </w:rPr>
      </w:r>
    </w:p>
    <w:tbl>
      <w:tblPr>
        <w:tblStyle w:val="Table7"/>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29">
      <w:pPr>
        <w:rPr>
          <w:rFonts w:ascii="Courier New" w:cs="Courier New" w:eastAsia="Courier New" w:hAnsi="Courier New"/>
          <w:color w:val="24292f"/>
          <w:sz w:val="20"/>
          <w:szCs w:val="20"/>
        </w:rPr>
      </w:pPr>
      <w:r w:rsidDel="00000000" w:rsidR="00000000" w:rsidRPr="00000000">
        <w:rPr>
          <w:rtl w:val="0"/>
        </w:rPr>
      </w:r>
    </w:p>
    <w:tbl>
      <w:tblPr>
        <w:tblStyle w:val="Table8"/>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its a language that is used to make the website look good cause HTML is like text ]</w:t>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Consider your response to the above question. Does this work with the front end or back end?</w:t>
      </w:r>
    </w:p>
    <w:p w:rsidR="00000000" w:rsidDel="00000000" w:rsidP="00000000" w:rsidRDefault="00000000" w:rsidRPr="00000000" w14:paraId="0000002D">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jc w:val="center"/>
        <w:rPr/>
      </w:pPr>
      <w:bookmarkStart w:colFirst="0" w:colLast="0" w:name="_heading=h.2et92p0" w:id="4"/>
      <w:bookmarkEnd w:id="4"/>
      <w:r w:rsidDel="00000000" w:rsidR="00000000" w:rsidRPr="00000000">
        <w:rPr>
          <w:rtl w:val="0"/>
        </w:rPr>
        <w:t xml:space="preserve">Day 2 Questions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heading=h.tyjcwt" w:id="5"/>
      <w:bookmarkEnd w:id="5"/>
      <w:r w:rsidDel="00000000" w:rsidR="00000000" w:rsidRPr="00000000">
        <w:rPr>
          <w:rtl w:val="0"/>
        </w:rPr>
        <w:t xml:space="preserve">Cloud Questions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5"/>
        </w:numPr>
        <w:ind w:left="720" w:hanging="360"/>
        <w:rPr/>
      </w:pPr>
      <w:r w:rsidDel="00000000" w:rsidR="00000000" w:rsidRPr="00000000">
        <w:rPr>
          <w:rtl w:val="0"/>
        </w:rPr>
        <w:t xml:space="preserve">What is a cloud tenant?</w:t>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[one who rent the domain] </w:t>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5"/>
        </w:numPr>
        <w:ind w:left="720" w:hanging="360"/>
        <w:rPr/>
      </w:pPr>
      <w:r w:rsidDel="00000000" w:rsidR="00000000" w:rsidRPr="00000000">
        <w:rPr>
          <w:rtl w:val="0"/>
        </w:rPr>
        <w:t xml:space="preserve">Why would an access policy be important on a key vault?</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[who are allowed to access]</w:t>
            </w:r>
          </w:p>
        </w:tc>
      </w:tr>
    </w:tbl>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5"/>
        </w:numPr>
        <w:ind w:left="720" w:hanging="360"/>
        <w:rPr/>
      </w:pPr>
      <w:r w:rsidDel="00000000" w:rsidR="00000000" w:rsidRPr="00000000">
        <w:rPr>
          <w:rtl w:val="0"/>
        </w:rPr>
        <w:t xml:space="preserve">Within the key vault, what are the differences between keys, secrets, and certificates?</w:t>
      </w: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3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[secret: storing secret(passwords.. ), key : encrypting , cert: its cert ]</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heading=h.3dy6vkm" w:id="6"/>
      <w:bookmarkEnd w:id="6"/>
      <w:r w:rsidDel="00000000" w:rsidR="00000000" w:rsidRPr="00000000">
        <w:rPr>
          <w:rtl w:val="0"/>
        </w:rPr>
        <w:t xml:space="preserve">Cryptography Questions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7"/>
        </w:numPr>
        <w:ind w:left="720" w:hanging="360"/>
        <w:rPr/>
      </w:pPr>
      <w:r w:rsidDel="00000000" w:rsidR="00000000" w:rsidRPr="00000000">
        <w:rPr>
          <w:rtl w:val="0"/>
        </w:rPr>
        <w:t xml:space="preserve">What are the advantages of a self-signed certificate?</w:t>
      </w:r>
    </w:p>
    <w:p w:rsidR="00000000" w:rsidDel="00000000" w:rsidP="00000000" w:rsidRDefault="00000000" w:rsidRPr="00000000" w14:paraId="00000044">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free, good for internal network, it’s the same as paid one when it comes to encryption  ]</w:t>
            </w:r>
          </w:p>
        </w:tc>
      </w:tr>
    </w:tbl>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7"/>
        </w:numPr>
        <w:ind w:left="720" w:hanging="360"/>
        <w:rPr/>
      </w:pPr>
      <w:r w:rsidDel="00000000" w:rsidR="00000000" w:rsidRPr="00000000">
        <w:rPr>
          <w:rtl w:val="0"/>
        </w:rPr>
        <w:t xml:space="preserve">What are the disadvantages of a self-signed certificate?</w:t>
      </w:r>
    </w:p>
    <w:p w:rsidR="00000000" w:rsidDel="00000000" w:rsidP="00000000" w:rsidRDefault="00000000" w:rsidRPr="00000000" w14:paraId="00000048">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not trusted , people will think it’s a bad website like we will have not customers  ]</w:t>
            </w:r>
          </w:p>
        </w:tc>
      </w:tr>
    </w:tbl>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7"/>
        </w:numPr>
        <w:ind w:left="720" w:hanging="360"/>
        <w:rPr/>
      </w:pPr>
      <w:r w:rsidDel="00000000" w:rsidR="00000000" w:rsidRPr="00000000">
        <w:rPr>
          <w:rtl w:val="0"/>
        </w:rPr>
        <w:t xml:space="preserve">What is a wildcard certificate?</w:t>
      </w:r>
    </w:p>
    <w:p w:rsidR="00000000" w:rsidDel="00000000" w:rsidP="00000000" w:rsidRDefault="00000000" w:rsidRPr="00000000" w14:paraId="0000004C">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4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it’s a certificate that is applied to all the domains like subdomains ]</w:t>
            </w:r>
          </w:p>
        </w:tc>
      </w:tr>
    </w:tbl>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7"/>
        </w:numPr>
        <w:ind w:left="720" w:hanging="360"/>
        <w:rPr/>
      </w:pPr>
      <w:r w:rsidDel="00000000" w:rsidR="00000000" w:rsidRPr="00000000">
        <w:rPr>
          <w:rtl w:val="0"/>
        </w:rPr>
        <w:t xml:space="preserve">When binding a certificate to your website, Azure only provides TLS versions 1.0, 1.1, and 1.2.  Explain why SSL 3.0 isn’t provided.</w:t>
      </w: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[Enter answer here]</w:t>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7"/>
        </w:numPr>
        <w:ind w:left="720" w:hanging="360"/>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1"/>
          <w:numId w:val="7"/>
        </w:numPr>
        <w:ind w:left="1440" w:hanging="360"/>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56">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w:t>
            </w:r>
          </w:p>
        </w:tc>
      </w:tr>
    </w:tbl>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1"/>
          <w:numId w:val="7"/>
        </w:numPr>
        <w:ind w:left="1440" w:hanging="360"/>
        <w:rPr/>
      </w:pPr>
      <w:r w:rsidDel="00000000" w:rsidR="00000000" w:rsidRPr="00000000">
        <w:rPr>
          <w:rtl w:val="0"/>
        </w:rPr>
        <w:t xml:space="preserve">What is the validity of your certificate (date range)?</w:t>
      </w:r>
    </w:p>
    <w:p w:rsidR="00000000" w:rsidDel="00000000" w:rsidP="00000000" w:rsidRDefault="00000000" w:rsidRPr="00000000" w14:paraId="0000005A">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[3/14/2022 to 3/9/2023]</w:t>
            </w:r>
          </w:p>
        </w:tc>
      </w:tr>
    </w:tbl>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1"/>
          <w:numId w:val="7"/>
        </w:numPr>
        <w:ind w:left="1440" w:hanging="360"/>
        <w:rPr/>
      </w:pPr>
      <w:r w:rsidDel="00000000" w:rsidR="00000000" w:rsidRPr="00000000">
        <w:rPr>
          <w:rtl w:val="0"/>
        </w:rPr>
        <w:t xml:space="preserve">Do you have an intermediate certificate? If so, what is it?</w:t>
      </w:r>
    </w:p>
    <w:p w:rsidR="00000000" w:rsidDel="00000000" w:rsidP="00000000" w:rsidRDefault="00000000" w:rsidRPr="00000000" w14:paraId="0000005E">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5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(found it in the developers tool / security) ]</w:t>
            </w:r>
          </w:p>
        </w:tc>
      </w:tr>
    </w:tbl>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1"/>
          <w:numId w:val="7"/>
        </w:numPr>
        <w:ind w:left="1440" w:hanging="360"/>
        <w:rPr/>
      </w:pPr>
      <w:r w:rsidDel="00000000" w:rsidR="00000000" w:rsidRPr="00000000">
        <w:rPr>
          <w:rtl w:val="0"/>
        </w:rPr>
        <w:t xml:space="preserve">Do you have a root certificate? If so, what is it?</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yes , digicert global root g2 (its in the website that we made ) ]</w:t>
            </w:r>
          </w:p>
        </w:tc>
      </w:tr>
    </w:tbl>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1"/>
          <w:numId w:val="7"/>
        </w:numPr>
        <w:ind w:left="1440" w:hanging="360"/>
        <w:rPr/>
      </w:pPr>
      <w:r w:rsidDel="00000000" w:rsidR="00000000" w:rsidRPr="00000000">
        <w:rPr>
          <w:rtl w:val="0"/>
        </w:rPr>
        <w:t xml:space="preserve">Does your browser have the root certificate in its root store?</w:t>
      </w:r>
    </w:p>
    <w:p w:rsidR="00000000" w:rsidDel="00000000" w:rsidP="00000000" w:rsidRDefault="00000000" w:rsidRPr="00000000" w14:paraId="00000066">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yes (google chrome/privacy and security/security/manage certificates) ]</w:t>
            </w:r>
          </w:p>
        </w:tc>
      </w:tr>
    </w:tbl>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1"/>
          <w:numId w:val="7"/>
        </w:numPr>
        <w:ind w:left="1440" w:hanging="360"/>
        <w:rPr/>
      </w:pPr>
      <w:r w:rsidDel="00000000" w:rsidR="00000000" w:rsidRPr="00000000">
        <w:rPr>
          <w:rtl w:val="0"/>
        </w:rPr>
        <w:t xml:space="preserve">List one other root CA in your browser’s root store.</w:t>
      </w:r>
    </w:p>
    <w:p w:rsidR="00000000" w:rsidDel="00000000" w:rsidP="00000000" w:rsidRDefault="00000000" w:rsidRPr="00000000" w14:paraId="0000006A">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6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secureTrust CA]</w:t>
            </w:r>
          </w:p>
        </w:tc>
      </w:tr>
    </w:tbl>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jc w:val="center"/>
        <w:rPr/>
      </w:pPr>
      <w:bookmarkStart w:colFirst="0" w:colLast="0" w:name="_heading=h.1t3h5sf" w:id="7"/>
      <w:bookmarkEnd w:id="7"/>
      <w:r w:rsidDel="00000000" w:rsidR="00000000" w:rsidRPr="00000000">
        <w:rPr>
          <w:rtl w:val="0"/>
        </w:rPr>
        <w:t xml:space="preserve">Day 3 Questions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heading=h.4d34og8" w:id="8"/>
      <w:bookmarkEnd w:id="8"/>
      <w:r w:rsidDel="00000000" w:rsidR="00000000" w:rsidRPr="00000000">
        <w:rPr>
          <w:rtl w:val="0"/>
        </w:rPr>
        <w:t xml:space="preserve">Cloud Security Questions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ind w:left="720" w:hanging="360"/>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73">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door is global and the  and the gateway is the region or local ]</w:t>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6"/>
        </w:numPr>
        <w:ind w:left="720" w:hanging="360"/>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77">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It remove encryption from incoming traffic to the server the benefit is, faster page like fast loading , fast response… ]</w:t>
            </w:r>
          </w:p>
        </w:tc>
      </w:tr>
    </w:tbl>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6"/>
        </w:numPr>
        <w:ind w:left="720" w:hanging="360"/>
        <w:rPr/>
      </w:pPr>
      <w:r w:rsidDel="00000000" w:rsidR="00000000" w:rsidRPr="00000000">
        <w:rPr>
          <w:rtl w:val="0"/>
        </w:rPr>
        <w:t xml:space="preserve">What OSI layer does a WAF work on?</w:t>
      </w:r>
    </w:p>
    <w:p w:rsidR="00000000" w:rsidDel="00000000" w:rsidP="00000000" w:rsidRDefault="00000000" w:rsidRPr="00000000" w14:paraId="0000007B">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7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layer 7 ]</w:t>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6"/>
        </w:numPr>
        <w:ind w:left="720" w:hanging="360"/>
        <w:rPr/>
      </w:pPr>
      <w:r w:rsidDel="00000000" w:rsidR="00000000" w:rsidRPr="00000000">
        <w:rPr>
          <w:rtl w:val="0"/>
        </w:rPr>
        <w:t xml:space="preserve">Select one of the WAF managed rules (e.g., directory traversal, SQL injection, etc.), and define it.</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sql injection : its about true condition , it work like if the condition is meet it will give us something that it shouldn’t which the condition is always true its because of the payload we create like if the login input is vulnerable we can put this payload ‘or’1=1 it will go to the database to match it if it returned true we log in and what we put is already true and we will log in , it can take things out of the database like user names , passwords and DATA  ]</w:t>
            </w:r>
          </w:p>
        </w:tc>
      </w:tr>
    </w:tbl>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6"/>
        </w:numPr>
        <w:ind w:left="720" w:hanging="360"/>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83">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yes , there is 2 ways to fix this vulnerability one to fix the webpage to not run or execute the user input or the firewall to drop any packet that has sql payload in it  ]</w:t>
            </w:r>
          </w:p>
        </w:tc>
      </w:tr>
    </w:tbl>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6"/>
        </w:numPr>
        <w:ind w:left="720" w:hanging="360"/>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yes they cant and why? Cause of the rule  but if they use vpn they can ]</w:t>
            </w:r>
          </w:p>
        </w:tc>
      </w:tr>
    </w:tbl>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6"/>
        </w:numPr>
        <w:ind w:left="720" w:hanging="360"/>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1"/>
          <w:numId w:val="8"/>
        </w:numPr>
        <w:ind w:left="1440" w:hanging="360"/>
        <w:rPr/>
      </w:pPr>
      <w:r w:rsidDel="00000000" w:rsidR="00000000" w:rsidRPr="00000000">
        <w:rPr>
          <w:rtl w:val="0"/>
        </w:rPr>
        <w:t xml:space="preserve">Azure Front Door enabled</w:t>
      </w:r>
    </w:p>
    <w:p w:rsidR="00000000" w:rsidDel="00000000" w:rsidP="00000000" w:rsidRDefault="00000000" w:rsidRPr="00000000" w14:paraId="0000008D">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8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t>
            </w:r>
            <w:r w:rsidDel="00000000" w:rsidR="00000000" w:rsidRPr="00000000">
              <w:rPr>
                <w:rFonts w:ascii="Inconsolata" w:cs="Inconsolata" w:eastAsia="Inconsolata" w:hAnsi="Inconsolata"/>
                <w:color w:val="24292f"/>
              </w:rPr>
              <w:drawing>
                <wp:inline distB="0" distT="0" distL="0" distR="0">
                  <wp:extent cx="5816600" cy="312039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6600" cy="3120390"/>
                          </a:xfrm>
                          <a:prstGeom prst="rect"/>
                          <a:ln/>
                        </pic:spPr>
                      </pic:pic>
                    </a:graphicData>
                  </a:graphic>
                </wp:inline>
              </w:drawing>
            </w: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1"/>
          <w:numId w:val="8"/>
        </w:numPr>
        <w:ind w:left="1440" w:hanging="360"/>
        <w:rPr/>
      </w:pPr>
      <w:r w:rsidDel="00000000" w:rsidR="00000000" w:rsidRPr="00000000">
        <w:rPr>
          <w:rtl w:val="0"/>
        </w:rPr>
        <w:t xml:space="preserve">A WAF custom rule</w:t>
      </w:r>
    </w:p>
    <w:p w:rsidR="00000000" w:rsidDel="00000000" w:rsidP="00000000" w:rsidRDefault="00000000" w:rsidRPr="00000000" w14:paraId="00000091">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Ind w:w="-10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tcPr>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r w:rsidDel="00000000" w:rsidR="00000000" w:rsidRPr="00000000">
              <w:rPr>
                <w:rFonts w:ascii="Inconsolata" w:cs="Inconsolata" w:eastAsia="Inconsolata" w:hAnsi="Inconsolata"/>
                <w:color w:val="24292f"/>
              </w:rPr>
              <w:drawing>
                <wp:inline distB="0" distT="0" distL="0" distR="0">
                  <wp:extent cx="5816600" cy="312039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16600" cy="3120390"/>
                          </a:xfrm>
                          <a:prstGeom prst="rect"/>
                          <a:ln/>
                        </pic:spPr>
                      </pic:pic>
                    </a:graphicData>
                  </a:graphic>
                </wp:inline>
              </w:drawing>
            </w:r>
            <w:r w:rsidDel="00000000" w:rsidR="00000000" w:rsidRPr="00000000">
              <w:rPr>
                <w:rFonts w:ascii="Inconsolata" w:cs="Inconsolata" w:eastAsia="Inconsolata" w:hAnsi="Inconsolata"/>
                <w:color w:val="24292f"/>
                <w:rtl w:val="0"/>
              </w:rPr>
              <w:t xml:space="preserve">]</w:t>
            </w:r>
          </w:p>
        </w:tc>
      </w:tr>
    </w:tbl>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ab/>
        <w:tab/>
        <w:tab/>
        <w:tab/>
        <w:t xml:space="preserve">         ScreenShots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ab/>
        <w:t xml:space="preserve">I </w:t>
      </w:r>
      <w:sdt>
        <w:sdtPr>
          <w:tag w:val="goog_rdk_0"/>
        </w:sdtPr>
        <w:sdtContent>
          <w:ins w:author="Anonymous" w:id="0" w:date="2023-01-02T22:14:47Z">
            <w:r w:rsidDel="00000000" w:rsidR="00000000" w:rsidRPr="00000000">
              <w:rPr>
                <w:rtl w:val="0"/>
              </w:rPr>
              <w:t xml:space="preserve">couldn't</w:t>
            </w:r>
          </w:ins>
        </w:sdtContent>
      </w:sdt>
      <w:sdt>
        <w:sdtPr>
          <w:tag w:val="goog_rdk_1"/>
        </w:sdtPr>
        <w:sdtContent>
          <w:del w:author="Anonymous" w:id="0" w:date="2023-01-02T22:14:47Z">
            <w:r w:rsidDel="00000000" w:rsidR="00000000" w:rsidRPr="00000000">
              <w:rPr>
                <w:rtl w:val="0"/>
              </w:rPr>
              <w:delText xml:space="preserve">couldnt</w:delText>
            </w:r>
          </w:del>
        </w:sdtContent>
      </w:sdt>
      <w:r w:rsidDel="00000000" w:rsidR="00000000" w:rsidRPr="00000000">
        <w:rPr>
          <w:rtl w:val="0"/>
        </w:rPr>
        <w:t xml:space="preserve"> keep the website up and running cause it cost </w:t>
      </w:r>
    </w:p>
    <w:p w:rsidR="00000000" w:rsidDel="00000000" w:rsidP="00000000" w:rsidRDefault="00000000" w:rsidRPr="00000000" w14:paraId="00000098">
      <w:pPr>
        <w:rPr/>
      </w:pPr>
      <w:r w:rsidDel="00000000" w:rsidR="00000000" w:rsidRPr="00000000">
        <w:rPr>
          <w:rtl w:val="0"/>
        </w:rPr>
        <w:tab/>
        <w:tab/>
        <w:tab/>
        <w:t xml:space="preserve">So here some screen shots if code is </w:t>
      </w:r>
    </w:p>
    <w:p w:rsidR="00000000" w:rsidDel="00000000" w:rsidP="00000000" w:rsidRDefault="00000000" w:rsidRPr="00000000" w14:paraId="00000099">
      <w:pPr>
        <w:rPr/>
      </w:pPr>
      <w:r w:rsidDel="00000000" w:rsidR="00000000" w:rsidRPr="00000000">
        <w:rPr>
          <w:rtl w:val="0"/>
        </w:rPr>
        <w:tab/>
        <w:tab/>
        <w:tab/>
        <w:tab/>
        <w:t xml:space="preserve">Needed let me know for</w:t>
      </w:r>
    </w:p>
    <w:p w:rsidR="00000000" w:rsidDel="00000000" w:rsidP="00000000" w:rsidRDefault="00000000" w:rsidRPr="00000000" w14:paraId="0000009A">
      <w:pPr>
        <w:rPr/>
      </w:pPr>
      <w:r w:rsidDel="00000000" w:rsidR="00000000" w:rsidRPr="00000000">
        <w:rPr>
          <w:rtl w:val="0"/>
        </w:rPr>
        <w:tab/>
        <w:tab/>
        <w:tab/>
        <w:tab/>
        <w:tab/>
        <w:t xml:space="preserve">HTM&amp;CSS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187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1877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187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jc w:val="center"/>
        <w:rPr>
          <w:color w:val="ff0000"/>
        </w:rPr>
      </w:pPr>
      <w:bookmarkStart w:colFirst="0" w:colLast="0" w:name="_heading=h.2s8eyo1" w:id="9"/>
      <w:bookmarkEnd w:id="9"/>
      <w:r w:rsidDel="00000000" w:rsidR="00000000" w:rsidRPr="00000000">
        <w:rPr>
          <w:color w:val="ff0000"/>
          <w:rtl w:val="0"/>
        </w:rPr>
        <w:t xml:space="preserve">Disclaimer on Future Charges </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2"/>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guidance for minimizing costs and monitoring Azure charges.</w:t>
      </w:r>
    </w:p>
    <w:p w:rsidR="00000000" w:rsidDel="00000000" w:rsidP="00000000" w:rsidRDefault="00000000" w:rsidRPr="00000000" w14:paraId="000000A5">
      <w:pPr>
        <w:rPr>
          <w:i w:val="1"/>
        </w:rPr>
      </w:pPr>
      <w:r w:rsidDel="00000000" w:rsidR="00000000" w:rsidRPr="00000000">
        <w:rPr>
          <w:rtl w:val="0"/>
        </w:rPr>
      </w:r>
    </w:p>
    <w:p w:rsidR="00000000" w:rsidDel="00000000" w:rsidP="00000000" w:rsidRDefault="00000000" w:rsidRPr="00000000" w14:paraId="000000A6">
      <w:pPr>
        <w:numPr>
          <w:ilvl w:val="0"/>
          <w:numId w:val="9"/>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the project has been graded.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ab/>
        <w:tab/>
        <w:t xml:space="preserve">yes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outlineLvl w:val="1"/>
    </w:pPr>
    <w:rPr>
      <w:b w:val="1"/>
      <w:sz w:val="32"/>
      <w:szCs w:val="32"/>
    </w:rPr>
  </w:style>
  <w:style w:type="paragraph" w:styleId="Heading3">
    <w:name w:val="heading 3"/>
    <w:basedOn w:val="Normal"/>
    <w:next w:val="Normal"/>
    <w:uiPriority w:val="9"/>
    <w:unhideWhenUsed w:val="1"/>
    <w:qFormat w:val="1"/>
    <w:pPr>
      <w:keepNext w:val="1"/>
      <w:keepLines w:val="1"/>
      <w:outlineLvl w:val="2"/>
    </w:pPr>
    <w:rPr>
      <w:b w:val="1"/>
      <w:color w:val="45818e"/>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8"/>
      <w:szCs w:val="28"/>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s0gwo+G3XPr2AGCNgnVdqKuo6Q==">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2022-06-11T15:44:00Z</dcterms:created>
</cp:coreProperties>
</file>